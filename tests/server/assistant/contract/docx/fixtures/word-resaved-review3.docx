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F254" w14:textId="77777777" w:rsidR="008A6A7A" w:rsidRPr="006E3BE8" w:rsidRDefault="00000000" w:rsidP="0045406A">
      <w:pPr>
        <w:spacing w:before="380" w:after="140" w:line="288" w:lineRule="auto"/>
        <w:jc w:val="center"/>
        <w:outlineLvl w:val="0"/>
        <w:rPr>
          <w:rFonts w:ascii="仿宋" w:eastAsia="仿宋" w:hAnsi="仿宋"/>
        </w:rPr>
      </w:pPr>
      <w:bookmarkStart w:id="0" w:name="heading_0"/>
      <w:r w:rsidRPr="006E3BE8">
        <w:rPr>
          <w:rFonts w:ascii="仿宋" w:eastAsia="仿宋" w:hAnsi="仿宋" w:cs="Arial"/>
          <w:b/>
          <w:sz w:val="36"/>
        </w:rPr>
        <w:t>劳动合同书</w:t>
      </w:r>
      <w:bookmarkEnd w:id="0"/>
    </w:p>
    <w:p w14:paraId="57682348" w14:textId="77777777" w:rsidR="008A6A7A" w:rsidRPr="006E3BE8" w:rsidRDefault="00000000">
      <w:pPr>
        <w:spacing w:before="120" w:after="120" w:line="288" w:lineRule="auto"/>
        <w:rPr>
          <w:rFonts w:ascii="仿宋" w:eastAsia="仿宋" w:hAnsi="仿宋"/>
        </w:rPr>
      </w:pPr>
      <w:r w:rsidRPr="006E3BE8">
        <w:rPr>
          <w:rFonts w:ascii="仿宋" w:eastAsia="仿宋" w:hAnsi="仿宋" w:cs="Arial"/>
          <w:b/>
        </w:rPr>
        <w:t>合同编号：</w:t>
      </w:r>
      <w:r w:rsidRPr="006E3BE8">
        <w:rPr>
          <w:rFonts w:ascii="仿宋" w:eastAsia="仿宋" w:hAnsi="仿宋" w:cs="Arial"/>
        </w:rPr>
        <w:t xml:space="preserve"> [TEST-HR-2024-</w:t>
      </w:r>
      <w:r w:rsidR="00705F57">
        <w:rPr>
          <w:rFonts w:ascii="仿宋" w:eastAsia="仿宋" w:hAnsi="仿宋" w:cs="Arial"/>
        </w:rPr>
        <w:t>01</w:t>
      </w:r>
      <w:r w:rsidRPr="006E3BE8">
        <w:rPr>
          <w:rFonts w:ascii="仿宋" w:eastAsia="仿宋" w:hAnsi="仿宋" w:cs="Arial"/>
        </w:rPr>
        <w:t xml:space="preserve">] </w:t>
      </w:r>
      <w:r w:rsidRPr="006E3BE8">
        <w:rPr>
          <w:rFonts w:ascii="仿宋" w:eastAsia="仿宋" w:hAnsi="仿宋" w:cs="Arial"/>
          <w:b/>
        </w:rPr>
        <w:t>签署日期：</w:t>
      </w:r>
      <w:r w:rsidRPr="006E3BE8">
        <w:rPr>
          <w:rFonts w:ascii="仿宋" w:eastAsia="仿宋" w:hAnsi="仿宋" w:cs="Arial"/>
        </w:rPr>
        <w:t xml:space="preserve"> 2024年</w:t>
      </w:r>
      <w:r w:rsidR="006B57DE">
        <w:rPr>
          <w:rFonts w:ascii="仿宋" w:eastAsia="仿宋" w:hAnsi="仿宋" w:cs="Arial"/>
        </w:rPr>
        <w:t>10</w:t>
      </w:r>
      <w:r w:rsidRPr="006E3BE8">
        <w:rPr>
          <w:rFonts w:ascii="仿宋" w:eastAsia="仿宋" w:hAnsi="仿宋" w:cs="Arial"/>
        </w:rPr>
        <w:t>月</w:t>
      </w:r>
      <w:r w:rsidR="006B57DE">
        <w:rPr>
          <w:rFonts w:ascii="仿宋" w:eastAsia="仿宋" w:hAnsi="仿宋" w:cs="Arial"/>
        </w:rPr>
        <w:t>5</w:t>
      </w:r>
      <w:r w:rsidRPr="006E3BE8">
        <w:rPr>
          <w:rFonts w:ascii="仿宋" w:eastAsia="仿宋" w:hAnsi="仿宋" w:cs="Arial"/>
        </w:rPr>
        <w:t>日</w:t>
      </w:r>
    </w:p>
    <w:p w14:paraId="511E65C9" w14:textId="77777777" w:rsidR="008A6A7A" w:rsidRPr="006E3BE8" w:rsidRDefault="00000000">
      <w:pPr>
        <w:spacing w:before="120" w:after="120" w:line="288" w:lineRule="auto"/>
        <w:rPr>
          <w:rFonts w:ascii="仿宋" w:eastAsia="仿宋" w:hAnsi="仿宋"/>
        </w:rPr>
      </w:pPr>
      <w:r w:rsidRPr="006E3BE8">
        <w:rPr>
          <w:rFonts w:ascii="仿宋" w:eastAsia="仿宋" w:hAnsi="仿宋" w:cs="Arial"/>
          <w:b/>
        </w:rPr>
        <w:t>甲方（用人单位）：</w:t>
      </w:r>
      <w:r w:rsidRPr="006E3BE8">
        <w:rPr>
          <w:rFonts w:ascii="仿宋" w:eastAsia="仿宋" w:hAnsi="仿宋" w:cs="Arial"/>
        </w:rPr>
        <w:t xml:space="preserve"> </w:t>
      </w:r>
      <w:r w:rsidR="0010479E">
        <w:rPr>
          <w:rFonts w:ascii="仿宋" w:eastAsia="仿宋" w:hAnsi="仿宋" w:cs="Arial" w:hint="eastAsia"/>
        </w:rPr>
        <w:t>上海周扒皮科技有限公司</w:t>
      </w:r>
      <w:r w:rsidRPr="006E3BE8">
        <w:rPr>
          <w:rFonts w:ascii="仿宋" w:eastAsia="仿宋" w:hAnsi="仿宋" w:cs="Arial"/>
        </w:rPr>
        <w:t xml:space="preserve"> </w:t>
      </w:r>
      <w:r w:rsidRPr="006E3BE8">
        <w:rPr>
          <w:rFonts w:ascii="仿宋" w:eastAsia="仿宋" w:hAnsi="仿宋" w:cs="Arial"/>
          <w:b/>
        </w:rPr>
        <w:t>乙方（劳动者）：</w:t>
      </w:r>
      <w:r w:rsidRPr="006E3BE8">
        <w:rPr>
          <w:rFonts w:ascii="仿宋" w:eastAsia="仿宋" w:hAnsi="仿宋" w:cs="Arial"/>
        </w:rPr>
        <w:t xml:space="preserve"> </w:t>
      </w:r>
      <w:r w:rsidR="0010479E">
        <w:rPr>
          <w:rFonts w:ascii="仿宋" w:eastAsia="仿宋" w:hAnsi="仿宋" w:cs="Arial" w:hint="eastAsia"/>
        </w:rPr>
        <w:t>杨白劳</w:t>
      </w:r>
      <w:r w:rsidRPr="006E3BE8">
        <w:rPr>
          <w:rFonts w:ascii="仿宋" w:eastAsia="仿宋" w:hAnsi="仿宋" w:cs="Arial"/>
        </w:rPr>
        <w:t xml:space="preserve"> </w:t>
      </w:r>
      <w:r w:rsidRPr="006E3BE8">
        <w:rPr>
          <w:rFonts w:ascii="仿宋" w:eastAsia="仿宋" w:hAnsi="仿宋" w:cs="Arial"/>
          <w:b/>
        </w:rPr>
        <w:t>身份证号码：</w:t>
      </w:r>
      <w:r w:rsidRPr="006E3BE8">
        <w:rPr>
          <w:rFonts w:ascii="仿宋" w:eastAsia="仿宋" w:hAnsi="仿宋" w:cs="Arial"/>
        </w:rPr>
        <w:t xml:space="preserve"> </w:t>
      </w:r>
      <w:r w:rsidR="00C64A7F">
        <w:rPr>
          <w:rFonts w:ascii="仿宋" w:eastAsia="仿宋" w:hAnsi="仿宋" w:cs="Arial" w:hint="eastAsia"/>
        </w:rPr>
        <w:t>450104200010242124</w:t>
      </w:r>
    </w:p>
    <w:p w14:paraId="1633B327" w14:textId="77777777" w:rsidR="008A6A7A" w:rsidRPr="006E3BE8" w:rsidRDefault="00000000">
      <w:pPr>
        <w:spacing w:before="120" w:after="120" w:line="288" w:lineRule="auto"/>
        <w:rPr>
          <w:rFonts w:ascii="仿宋" w:eastAsia="仿宋" w:hAnsi="仿宋"/>
        </w:rPr>
      </w:pPr>
      <w:r w:rsidRPr="006E3BE8">
        <w:rPr>
          <w:rFonts w:ascii="仿宋" w:eastAsia="仿宋" w:hAnsi="仿宋" w:cs="Arial"/>
        </w:rPr>
        <w:t>甲乙双方根据《中华人民共和国劳动合同法》及相关法律法规，在平等自愿的基础上，经协商一致，签订本合同。</w:t>
      </w:r>
    </w:p>
    <w:p w14:paraId="586C9E8E" w14:textId="77777777" w:rsidR="008A6A7A" w:rsidRPr="006E3BE8" w:rsidRDefault="00000000">
      <w:pPr>
        <w:spacing w:before="320" w:after="120" w:line="288" w:lineRule="auto"/>
        <w:outlineLvl w:val="1"/>
        <w:rPr>
          <w:rFonts w:ascii="仿宋" w:eastAsia="仿宋" w:hAnsi="仿宋"/>
        </w:rPr>
      </w:pPr>
      <w:bookmarkStart w:id="1" w:name="heading_1"/>
      <w:r w:rsidRPr="006E3BE8">
        <w:rPr>
          <w:rFonts w:ascii="仿宋" w:eastAsia="仿宋" w:hAnsi="仿宋" w:cs="Arial"/>
          <w:b/>
          <w:sz w:val="32"/>
        </w:rPr>
        <w:t>第一条 合同期限与试用期</w:t>
      </w:r>
      <w:bookmarkEnd w:id="1"/>
    </w:p>
    <w:p w14:paraId="5A0BA10D" w14:textId="77777777" w:rsidR="008A6A7A" w:rsidRPr="006E3BE8" w:rsidRDefault="00000000">
      <w:pPr>
        <w:numPr>
          <w:ilvl w:val="0"/>
          <w:numId w:val="1"/>
        </w:numPr>
        <w:spacing w:before="120" w:after="120" w:line="288" w:lineRule="auto"/>
        <w:rPr>
          <w:rFonts w:ascii="仿宋" w:eastAsia="仿宋" w:hAnsi="仿宋"/>
        </w:rPr>
      </w:pPr>
      <w:del w:id="2" w:author="dx" w:date="2026-05-16T11:45:00Z">
        <w:r>
          <w:rPr>
            <w:rFonts w:ascii="仿宋" w:eastAsia="仿宋" w:hAnsi="仿宋" w:cs="Arial"/>
            <w:b/>
          </w:rPr>
          <w:delText>合同期限：</w:delText>
        </w:r>
        <w:r>
          <w:rPr>
            <w:rFonts w:ascii="仿宋" w:eastAsia="仿宋" w:hAnsi="仿宋" w:cs="Arial"/>
          </w:rPr>
          <w:delText xml:space="preserve"> 本合同期限为 </w:delText>
        </w:r>
        <w:r>
          <w:rPr>
            <w:rFonts w:ascii="仿宋" w:eastAsia="仿宋" w:hAnsi="仿宋" w:cs="Arial"/>
            <w:b/>
          </w:rPr>
          <w:delText>3年</w:delText>
        </w:r>
        <w:r>
          <w:rPr>
            <w:rFonts w:ascii="仿宋" w:eastAsia="仿宋" w:hAnsi="仿宋" w:cs="Arial"/>
          </w:rPr>
          <w:delText>，自 2024年</w:delText>
        </w:r>
        <w:r>
          <w:rPr>
            <w:rFonts w:ascii="仿宋" w:eastAsia="仿宋" w:hAnsi="仿宋" w:cs="Arial" w:hint="eastAsia"/>
          </w:rPr>
          <w:delText xml:space="preserve"> 10</w:delText>
        </w:r>
        <w:r>
          <w:rPr>
            <w:rFonts w:ascii="仿宋" w:eastAsia="仿宋" w:hAnsi="仿宋" w:cs="Arial"/>
          </w:rPr>
          <w:delText>月</w:delText>
        </w:r>
        <w:r>
          <w:rPr>
            <w:rFonts w:ascii="仿宋" w:eastAsia="仿宋" w:hAnsi="仿宋" w:cs="Arial" w:hint="eastAsia"/>
          </w:rPr>
          <w:delText>5</w:delText>
        </w:r>
        <w:r>
          <w:rPr>
            <w:rFonts w:ascii="仿宋" w:eastAsia="仿宋" w:hAnsi="仿宋" w:cs="Arial"/>
          </w:rPr>
          <w:delText>日起至 2027年</w:delText>
        </w:r>
        <w:r>
          <w:rPr>
            <w:rFonts w:ascii="仿宋" w:eastAsia="仿宋" w:hAnsi="仿宋" w:cs="Arial" w:hint="eastAsia"/>
          </w:rPr>
          <w:delText xml:space="preserve"> 10</w:delText>
        </w:r>
        <w:r>
          <w:rPr>
            <w:rFonts w:ascii="仿宋" w:eastAsia="仿宋" w:hAnsi="仿宋" w:cs="Arial"/>
          </w:rPr>
          <w:delText>月</w:delText>
        </w:r>
        <w:r>
          <w:rPr>
            <w:rFonts w:ascii="仿宋" w:eastAsia="仿宋" w:hAnsi="仿宋" w:cs="Arial" w:hint="eastAsia"/>
          </w:rPr>
          <w:delText xml:space="preserve"> 4</w:delText>
        </w:r>
        <w:r>
          <w:rPr>
            <w:rFonts w:ascii="仿宋" w:eastAsia="仿宋" w:hAnsi="仿宋" w:cs="Arial"/>
          </w:rPr>
          <w:delText>日止。</w:delText>
        </w:r>
      </w:del>
      <w:r>
        <w:rPr>
          <w:rFonts w:ascii="仿宋" w:eastAsia="仿宋" w:hAnsi="仿宋" w:cs="Arial"/>
          <w:b/>
        </w:rPr>
        <w:t>本合同期限为3年，自2024年10月5日起至2027年10月4日止；合同到期前30日，双方应协商续签事宜，若未达成书面续签协议，本合同到期后自动终止，不形成事实劳动关系。</w:t>
      </w:r>
    </w:p>
    <w:p w14:paraId="0B2E460B" w14:textId="77777777" w:rsidR="008A6A7A" w:rsidRPr="006E3BE8" w:rsidRDefault="00000000">
      <w:pPr>
        <w:numPr>
          <w:ilvl w:val="0"/>
          <w:numId w:val="2"/>
        </w:numPr>
        <w:spacing w:before="120" w:after="120" w:line="288" w:lineRule="auto"/>
        <w:rPr>
          <w:rFonts w:ascii="仿宋" w:eastAsia="仿宋" w:hAnsi="仿宋"/>
        </w:rPr>
      </w:pPr>
      <w:commentRangeStart w:id="3"/>
      <w:commentRangeStart w:id="4"/>
      <w:del w:id="5" w:author="dx" w:date="2026-05-16T11:45:00Z">
        <w:r>
          <w:rPr>
            <w:rFonts w:ascii="仿宋" w:eastAsia="仿宋" w:hAnsi="仿宋" w:cs="Arial"/>
            <w:b/>
          </w:rPr>
          <w:delText>试用期：</w:delText>
        </w:r>
        <w:r>
          <w:rPr>
            <w:rFonts w:ascii="仿宋" w:eastAsia="仿宋" w:hAnsi="仿宋" w:cs="Arial"/>
          </w:rPr>
          <w:delText xml:space="preserve"> 试用期为 </w:delText>
        </w:r>
        <w:r>
          <w:rPr>
            <w:rFonts w:ascii="仿宋" w:eastAsia="仿宋" w:hAnsi="仿宋" w:cs="Arial"/>
            <w:b/>
          </w:rPr>
          <w:delText>6个月</w:delText>
        </w:r>
        <w:r>
          <w:rPr>
            <w:rFonts w:ascii="仿宋" w:eastAsia="仿宋" w:hAnsi="仿宋" w:cs="Arial"/>
          </w:rPr>
          <w:delText>。若甲方认为乙方在试用期内表现未达预期（无需提供具体考核证据），有权单方面将试用期</w:delText>
        </w:r>
        <w:r>
          <w:rPr>
            <w:rFonts w:ascii="仿宋" w:eastAsia="仿宋" w:hAnsi="仿宋" w:cs="Arial"/>
            <w:b/>
          </w:rPr>
          <w:delText>延长至12个月</w:delText>
        </w:r>
        <w:r>
          <w:rPr>
            <w:rFonts w:ascii="仿宋" w:eastAsia="仿宋" w:hAnsi="仿宋" w:cs="Arial"/>
          </w:rPr>
          <w:delText>，或随时解除合同且无需支付任何经济补偿。</w:delText>
        </w:r>
      </w:del>
      <w:ins w:id="6" w:author="dx" w:date="2026-05-16T11:45:00Z">
        <w:r>
          <w:rPr>
            <w:rFonts w:ascii="仿宋" w:eastAsia="仿宋" w:hAnsi="仿宋" w:cs="Arial"/>
            <w:b/>
          </w:rPr>
          <w:t>试用期为6个月，自入职之日起计算；试用期届满前，甲方如需解除本合同，应提供乙方未达到录用条件或严重违反规章制度的客观、具体证据，并依法支付经济补偿；甲方不得单方延长试用期，且同一乙方仅能约定一次试用期。</w:t>
        </w:r>
      </w:ins>
      <w:commentRangeEnd w:id="4"/>
      <w:r w:rsidRPr="006E3BE8">
        <w:rPr>
          <w:rStyle w:val="a5"/>
          <w:rFonts w:ascii="仿宋" w:eastAsia="仿宋" w:hAnsi="仿宋"/>
          <w:sz w:val="22"/>
          <w:szCs w:val="24"/>
        </w:rPr>
        <w:commentReference w:id="4"/>
      </w:r>
      <w:commentRangeEnd w:id="3"/>
      <w:r w:rsidRPr="006E3BE8">
        <w:rPr>
          <w:rStyle w:val="a5"/>
          <w:rFonts w:ascii="仿宋" w:eastAsia="仿宋" w:hAnsi="仿宋"/>
          <w:sz w:val="22"/>
          <w:szCs w:val="24"/>
        </w:rPr>
        <w:commentReference w:id="3"/>
      </w:r>
    </w:p>
    <w:p w14:paraId="0941D111" w14:textId="77777777" w:rsidR="008A6A7A" w:rsidRPr="006E3BE8" w:rsidRDefault="00000000">
      <w:pPr>
        <w:numPr>
          <w:ilvl w:val="0"/>
          <w:numId w:val="3"/>
        </w:numPr>
        <w:spacing w:before="120" w:after="120" w:line="288" w:lineRule="auto"/>
        <w:rPr>
          <w:rFonts w:ascii="仿宋" w:eastAsia="仿宋" w:hAnsi="仿宋"/>
        </w:rPr>
      </w:pPr>
      <w:del w:id="7" w:author="dx" w:date="2026-05-16T11:45:00Z">
        <w:r>
          <w:rPr>
            <w:rFonts w:ascii="仿宋" w:eastAsia="仿宋" w:hAnsi="仿宋" w:cs="Arial"/>
            <w:b/>
          </w:rPr>
          <w:delText>试用期工资：</w:delText>
        </w:r>
        <w:r>
          <w:rPr>
            <w:rFonts w:ascii="仿宋" w:eastAsia="仿宋" w:hAnsi="仿宋" w:cs="Arial"/>
          </w:rPr>
          <w:delText xml:space="preserve"> 试用期工资为转正后工资的 </w:delText>
        </w:r>
        <w:r>
          <w:rPr>
            <w:rFonts w:ascii="仿宋" w:eastAsia="仿宋" w:hAnsi="仿宋" w:cs="Arial"/>
            <w:b/>
          </w:rPr>
          <w:delText>50%</w:delText>
        </w:r>
        <w:r>
          <w:rPr>
            <w:rFonts w:ascii="仿宋" w:eastAsia="仿宋" w:hAnsi="仿宋" w:cs="Arial"/>
          </w:rPr>
          <w:delText>。</w:delText>
        </w:r>
      </w:del>
      <w:ins w:id="8" w:author="dx" w:date="2026-05-16T11:45:00Z">
        <w:r>
          <w:rPr>
            <w:rFonts w:ascii="仿宋" w:eastAsia="仿宋" w:hAnsi="仿宋" w:cs="Arial"/>
            <w:b/>
          </w:rPr>
          <w:t>试用期工资为转正后工资的80%，且不低于上海市最低工资标准。</w:t>
        </w:r>
      </w:ins>
    </w:p>
    <w:p w14:paraId="3CFE2E13" w14:textId="77777777" w:rsidR="008A6A7A" w:rsidRPr="006E3BE8" w:rsidRDefault="00000000">
      <w:pPr>
        <w:spacing w:before="320" w:after="120" w:line="288" w:lineRule="auto"/>
        <w:outlineLvl w:val="1"/>
        <w:rPr>
          <w:rFonts w:ascii="仿宋" w:eastAsia="仿宋" w:hAnsi="仿宋"/>
        </w:rPr>
      </w:pPr>
      <w:bookmarkStart w:id="9" w:name="heading_2"/>
      <w:r w:rsidRPr="006E3BE8">
        <w:rPr>
          <w:rFonts w:ascii="仿宋" w:eastAsia="仿宋" w:hAnsi="仿宋" w:cs="Arial"/>
          <w:b/>
          <w:sz w:val="32"/>
        </w:rPr>
        <w:t>第二条 工作内容与地点</w:t>
      </w:r>
      <w:bookmarkEnd w:id="9"/>
    </w:p>
    <w:p w14:paraId="7E3A71E1" w14:textId="77777777" w:rsidR="008A6A7A" w:rsidRPr="006E3BE8" w:rsidRDefault="00000000">
      <w:pPr>
        <w:numPr>
          <w:ilvl w:val="0"/>
          <w:numId w:val="4"/>
        </w:numPr>
        <w:spacing w:before="120" w:after="120" w:line="288" w:lineRule="auto"/>
        <w:rPr>
          <w:rFonts w:ascii="仿宋" w:eastAsia="仿宋" w:hAnsi="仿宋"/>
        </w:rPr>
      </w:pPr>
      <w:r w:rsidRPr="006E3BE8">
        <w:rPr>
          <w:rFonts w:ascii="仿宋" w:eastAsia="仿宋" w:hAnsi="仿宋" w:cs="Arial"/>
          <w:b/>
        </w:rPr>
        <w:t>岗位调整：</w:t>
      </w:r>
      <w:r w:rsidRPr="006E3BE8">
        <w:rPr>
          <w:rFonts w:ascii="仿宋" w:eastAsia="仿宋" w:hAnsi="仿宋" w:cs="Arial"/>
        </w:rPr>
        <w:t xml:space="preserve"> 乙方聘用岗位为 </w:t>
      </w:r>
      <w:r w:rsidR="00AB14B2">
        <w:rPr>
          <w:rFonts w:ascii="仿宋" w:eastAsia="仿宋" w:hAnsi="仿宋" w:cs="Arial" w:hint="eastAsia"/>
        </w:rPr>
        <w:t>全栈开发</w:t>
      </w:r>
      <w:r w:rsidRPr="006E3BE8">
        <w:rPr>
          <w:rFonts w:ascii="仿宋" w:eastAsia="仿宋" w:hAnsi="仿宋" w:cs="Arial" w:hint="eastAsia"/>
        </w:rPr>
        <w:t>。</w:t>
      </w:r>
      <w:del w:id="10" w:author="dx" w:date="2026-05-16T11:45:00Z">
        <w:r>
          <w:rPr>
            <w:rFonts w:ascii="仿宋" w:eastAsia="仿宋" w:hAnsi="仿宋" w:cs="Arial"/>
          </w:rPr>
          <w:delText>甲方有权根据公司业务发展需要，</w:delText>
        </w:r>
        <w:r>
          <w:rPr>
            <w:rFonts w:ascii="仿宋" w:eastAsia="仿宋" w:hAnsi="仿宋" w:cs="Arial"/>
            <w:b/>
          </w:rPr>
          <w:delText>随时单方面调整</w:delText>
        </w:r>
        <w:r>
          <w:rPr>
            <w:rFonts w:ascii="仿宋" w:eastAsia="仿宋" w:hAnsi="仿宋" w:cs="Arial"/>
          </w:rPr>
          <w:delText>乙方的工作岗位、职级及工作内容，乙方必须无条件服从。若乙方拒绝调整，视为旷工，甲方有权解除合同。</w:delText>
        </w:r>
      </w:del>
      <w:r>
        <w:rPr>
          <w:rFonts w:ascii="仿宋" w:eastAsia="仿宋" w:hAnsi="仿宋" w:cs="Arial"/>
        </w:rPr>
        <w:t>岗位调整需经双方协商一致并签订书面变更协议；若因公司业务发展需要确需调整乙方工作岗位、职级或工作内容，甲方应提前三十日与乙方协商，且调整后的岗位职级、薪酬待遇及工作地点不得低于原标准；乙方有权拒绝不合理的调整，拒绝调整不视为旷工，甲方不得因此解除劳动合同。</w:t>
      </w:r>
    </w:p>
    <w:p w14:paraId="232FC2EB" w14:textId="77777777" w:rsidR="008A6A7A" w:rsidRPr="006E3BE8" w:rsidRDefault="00000000">
      <w:pPr>
        <w:numPr>
          <w:ilvl w:val="0"/>
          <w:numId w:val="5"/>
        </w:numPr>
        <w:spacing w:before="120" w:after="120" w:line="288" w:lineRule="auto"/>
        <w:rPr>
          <w:rFonts w:ascii="仿宋" w:eastAsia="仿宋" w:hAnsi="仿宋"/>
        </w:rPr>
      </w:pPr>
      <w:del w:id="11" w:author="dx" w:date="2026-05-16T11:45:00Z">
        <w:r>
          <w:rPr>
            <w:rFonts w:ascii="仿宋" w:eastAsia="仿宋" w:hAnsi="仿宋" w:cs="Arial"/>
            <w:b/>
          </w:rPr>
          <w:delText>工作地点：</w:delText>
        </w:r>
        <w:r>
          <w:rPr>
            <w:rFonts w:ascii="仿宋" w:eastAsia="仿宋" w:hAnsi="仿宋" w:cs="Arial"/>
          </w:rPr>
          <w:delText xml:space="preserve"> 乙方工作地点不仅限于 </w:delText>
        </w:r>
        <w:r>
          <w:rPr>
            <w:rFonts w:ascii="仿宋" w:eastAsia="仿宋" w:hAnsi="仿宋" w:cs="Arial" w:hint="eastAsia"/>
          </w:rPr>
          <w:delText>上海</w:delText>
        </w:r>
        <w:r>
          <w:rPr>
            <w:rFonts w:ascii="仿宋" w:eastAsia="仿宋" w:hAnsi="仿宋" w:cs="Arial"/>
          </w:rPr>
          <w:delText>，甲方有权将乙方派驻至全国任何分支机构（包括偏远地区工厂或新建办事处）。乙方拒绝前往的，视为自动离职，不予支付补偿金。</w:delText>
        </w:r>
      </w:del>
      <w:ins w:id="12" w:author="dx" w:date="2026-05-16T11:45:00Z">
        <w:r>
          <w:rPr>
            <w:rFonts w:ascii="仿宋" w:eastAsia="仿宋" w:hAnsi="仿宋" w:cs="Arial"/>
            <w:b/>
          </w:rPr>
          <w:t>2. 工作地点：乙方工作地点为上海市（含甲方在上海的各办公场所）。甲方因经营需要调整乙方工作地点至上海市以外区域的，应提前三十日书面通知乙方，经双方协商一致后签订书面变更协议；若双方无法就工作地点变更达成一致，甲方可依据《劳动合同法》第四十条解除劳动合同，并依法支付经济补偿金。</w:t>
        </w:r>
      </w:ins>
    </w:p>
    <w:p w14:paraId="7A5586B6" w14:textId="77777777" w:rsidR="008A6A7A" w:rsidRPr="006E3BE8" w:rsidRDefault="00000000">
      <w:pPr>
        <w:spacing w:before="320" w:after="120" w:line="288" w:lineRule="auto"/>
        <w:outlineLvl w:val="1"/>
        <w:rPr>
          <w:rFonts w:ascii="仿宋" w:eastAsia="仿宋" w:hAnsi="仿宋"/>
        </w:rPr>
      </w:pPr>
      <w:bookmarkStart w:id="13" w:name="heading_3"/>
      <w:r w:rsidRPr="006E3BE8">
        <w:rPr>
          <w:rFonts w:ascii="仿宋" w:eastAsia="仿宋" w:hAnsi="仿宋" w:cs="Arial"/>
          <w:b/>
          <w:sz w:val="32"/>
        </w:rPr>
        <w:t>第三条 工作时间与休息休假</w:t>
      </w:r>
      <w:bookmarkEnd w:id="13"/>
    </w:p>
    <w:p w14:paraId="3E1DF00D" w14:textId="77777777" w:rsidR="008A6A7A" w:rsidRPr="006E3BE8" w:rsidRDefault="00000000">
      <w:pPr>
        <w:numPr>
          <w:ilvl w:val="0"/>
          <w:numId w:val="6"/>
        </w:numPr>
        <w:spacing w:before="120" w:after="120" w:line="288" w:lineRule="auto"/>
        <w:rPr>
          <w:rFonts w:ascii="仿宋" w:eastAsia="仿宋" w:hAnsi="仿宋"/>
        </w:rPr>
      </w:pPr>
      <w:del w:id="14" w:author="dx" w:date="2026-05-16T11:45:00Z">
        <w:r>
          <w:rPr>
            <w:rFonts w:ascii="仿宋" w:eastAsia="仿宋" w:hAnsi="仿宋" w:cs="Arial"/>
            <w:b/>
          </w:rPr>
          <w:delText>奋斗者协议：</w:delText>
        </w:r>
        <w:r>
          <w:rPr>
            <w:rFonts w:ascii="仿宋" w:eastAsia="仿宋" w:hAnsi="仿宋" w:cs="Arial"/>
          </w:rPr>
          <w:delText xml:space="preserve"> 乙方自愿加入甲方的“奋斗者计划”，承诺实行 </w:delText>
        </w:r>
        <w:r>
          <w:rPr>
            <w:rFonts w:ascii="仿宋" w:eastAsia="仿宋" w:hAnsi="仿宋" w:cs="Arial"/>
            <w:b/>
          </w:rPr>
          <w:delText>“早9晚9、单休”</w:delText>
        </w:r>
        <w:r>
          <w:rPr>
            <w:rFonts w:ascii="仿宋" w:eastAsia="仿宋" w:hAnsi="仿宋" w:cs="Arial"/>
          </w:rPr>
          <w:delText>（即996）的工作模式。乙方确认，所有超出标准工时的时间均为</w:delText>
        </w:r>
        <w:r>
          <w:rPr>
            <w:rFonts w:ascii="仿宋" w:eastAsia="仿宋" w:hAnsi="仿宋" w:cs="Arial"/>
            <w:b/>
          </w:rPr>
          <w:delText>自愿义务劳动</w:delText>
        </w:r>
        <w:r>
          <w:rPr>
            <w:rFonts w:ascii="仿宋" w:eastAsia="仿宋" w:hAnsi="仿宋" w:cs="Arial"/>
          </w:rPr>
          <w:delText>，不属于加班，不要求甲方支付加班费。</w:delText>
        </w:r>
      </w:del>
      <w:ins w:id="15" w:author="dx" w:date="2026-05-16T11:45:00Z">
        <w:r>
          <w:rPr>
            <w:rFonts w:ascii="仿宋" w:eastAsia="仿宋" w:hAnsi="仿宋" w:cs="Arial"/>
            <w:b/>
          </w:rPr>
          <w:t>乙方的工作时间为标准工时制，每日工作不超过8小时，每周工作不超过40小时；甲方因工作需要安排乙方加班的，应依法支付加班费，加班费计算标准按《劳动法》第四十四条执行。</w:t>
        </w:r>
      </w:ins>
    </w:p>
    <w:p w14:paraId="1D8EE6D6" w14:textId="77777777" w:rsidR="008A6A7A" w:rsidRPr="006E3BE8" w:rsidRDefault="00000000">
      <w:pPr>
        <w:numPr>
          <w:ilvl w:val="0"/>
          <w:numId w:val="7"/>
        </w:numPr>
        <w:spacing w:before="120" w:after="120" w:line="288" w:lineRule="auto"/>
        <w:rPr>
          <w:rFonts w:ascii="仿宋" w:eastAsia="仿宋" w:hAnsi="仿宋"/>
        </w:rPr>
      </w:pPr>
      <w:del w:id="16" w:author="dx" w:date="2026-05-16T11:45:00Z">
        <w:r>
          <w:rPr>
            <w:rFonts w:ascii="仿宋" w:eastAsia="仿宋" w:hAnsi="仿宋" w:cs="Arial"/>
            <w:b/>
          </w:rPr>
          <w:delText>放弃年假：</w:delText>
        </w:r>
        <w:r>
          <w:rPr>
            <w:rFonts w:ascii="仿宋" w:eastAsia="仿宋" w:hAnsi="仿宋" w:cs="Arial"/>
          </w:rPr>
          <w:delText xml:space="preserve"> 为体现敬业精神，乙方自愿放弃入职前3年的带薪年休假；未休的年休假不予折算现金。</w:delText>
        </w:r>
      </w:del>
      <w:ins w:id="17" w:author="dx" w:date="2026-05-16T11:45:00Z">
        <w:r>
          <w:rPr>
            <w:rFonts w:ascii="仿宋" w:eastAsia="仿宋" w:hAnsi="仿宋" w:cs="Arial"/>
            <w:b/>
          </w:rPr>
          <w:t>乙方依法享有带薪年休假，具体休假天数及安排按国家法律法规及公司规章制度执行；如因工作需要未能安排年休假的，甲方应按照法律规定支付未休年休假工资报酬。</w:t>
        </w:r>
      </w:ins>
    </w:p>
    <w:p w14:paraId="0E3A577E" w14:textId="77777777" w:rsidR="008A6A7A" w:rsidRPr="006E3BE8" w:rsidRDefault="00000000">
      <w:pPr>
        <w:spacing w:before="320" w:after="120" w:line="288" w:lineRule="auto"/>
        <w:outlineLvl w:val="1"/>
        <w:rPr>
          <w:rFonts w:ascii="仿宋" w:eastAsia="仿宋" w:hAnsi="仿宋"/>
        </w:rPr>
      </w:pPr>
      <w:bookmarkStart w:id="18" w:name="heading_4"/>
      <w:r w:rsidRPr="006E3BE8">
        <w:rPr>
          <w:rFonts w:ascii="仿宋" w:eastAsia="仿宋" w:hAnsi="仿宋" w:cs="Arial"/>
          <w:b/>
          <w:sz w:val="32"/>
        </w:rPr>
        <w:lastRenderedPageBreak/>
        <w:t>第四条 劳动报酬与福利</w:t>
      </w:r>
      <w:bookmarkEnd w:id="18"/>
    </w:p>
    <w:p w14:paraId="6F3B35A4" w14:textId="77777777" w:rsidR="008A6A7A" w:rsidRPr="006E3BE8" w:rsidRDefault="00000000">
      <w:pPr>
        <w:numPr>
          <w:ilvl w:val="0"/>
          <w:numId w:val="8"/>
        </w:numPr>
        <w:spacing w:before="120" w:after="120" w:line="288" w:lineRule="auto"/>
        <w:rPr>
          <w:rFonts w:ascii="仿宋" w:eastAsia="仿宋" w:hAnsi="仿宋"/>
        </w:rPr>
      </w:pPr>
      <w:commentRangeStart w:id="19"/>
      <w:del w:id="20" w:author="dx" w:date="2026-05-16T11:45:00Z">
        <w:r>
          <w:rPr>
            <w:rFonts w:ascii="仿宋" w:eastAsia="仿宋" w:hAnsi="仿宋" w:cs="Arial"/>
            <w:b/>
          </w:rPr>
          <w:delText>薪资结构：</w:delText>
        </w:r>
        <w:r>
          <w:rPr>
            <w:rFonts w:ascii="仿宋" w:eastAsia="仿宋" w:hAnsi="仿宋" w:cs="Arial"/>
          </w:rPr>
          <w:delText xml:space="preserve"> 乙方的工资构成为：</w:delText>
        </w:r>
        <w:r>
          <w:rPr>
            <w:rFonts w:ascii="仿宋" w:eastAsia="仿宋" w:hAnsi="仿宋" w:cs="Arial"/>
            <w:b/>
          </w:rPr>
          <w:delText>当地最低工资标准（作为基本工资）</w:delText>
        </w:r>
        <w:r>
          <w:rPr>
            <w:rFonts w:ascii="仿宋" w:eastAsia="仿宋" w:hAnsi="仿宋" w:cs="Arial"/>
          </w:rPr>
          <w:delText xml:space="preserve"> + 绩效奖金。甲方有权根据公司盈利状况随时调整绩效奖金比例，甚至取消绩效奖金。</w:delText>
        </w:r>
      </w:del>
      <w:ins w:id="21" w:author="dx" w:date="2026-05-16T11:45:00Z">
        <w:r>
          <w:rPr>
            <w:rFonts w:ascii="仿宋" w:eastAsia="仿宋" w:hAnsi="仿宋" w:cs="Arial"/>
            <w:b/>
          </w:rPr>
          <w:t>乙方的工资构成为：基本工资（不低于当地最低工资标准，具体为人民币____元/月）加绩效奖金；绩效奖金根据甲方经民主程序制定并公示的绩效考核办法计算，甲方不得仅以公司盈利状况为由单方调整或取消绩效奖金，如需调整应经双方协商一致并签订书面变更协议。</w:t>
        </w:r>
      </w:ins>
      <w:commentRangeEnd w:id="19"/>
      <w:r w:rsidRPr="006E3BE8">
        <w:rPr>
          <w:rStyle w:val="a5"/>
          <w:rFonts w:ascii="仿宋" w:eastAsia="仿宋" w:hAnsi="仿宋"/>
          <w:sz w:val="22"/>
          <w:szCs w:val="24"/>
        </w:rPr>
        <w:commentReference w:id="19"/>
      </w:r>
    </w:p>
    <w:p w14:paraId="4D85CF9C" w14:textId="77777777" w:rsidR="008A6A7A" w:rsidRPr="006E3BE8" w:rsidRDefault="00000000">
      <w:pPr>
        <w:numPr>
          <w:ilvl w:val="0"/>
          <w:numId w:val="9"/>
        </w:numPr>
        <w:spacing w:before="120" w:after="120" w:line="288" w:lineRule="auto"/>
        <w:rPr>
          <w:rFonts w:ascii="仿宋" w:eastAsia="仿宋" w:hAnsi="仿宋"/>
        </w:rPr>
      </w:pPr>
      <w:commentRangeStart w:id="22"/>
      <w:commentRangeStart w:id="23"/>
      <w:del w:id="24" w:author="dx" w:date="2026-05-16T11:45:00Z">
        <w:r>
          <w:rPr>
            <w:rFonts w:ascii="仿宋" w:eastAsia="仿宋" w:hAnsi="仿宋" w:cs="Arial"/>
            <w:b/>
          </w:rPr>
          <w:delText>社保放弃：</w:delText>
        </w:r>
        <w:r>
          <w:rPr>
            <w:rFonts w:ascii="仿宋" w:eastAsia="仿宋" w:hAnsi="仿宋" w:cs="Arial"/>
          </w:rPr>
          <w:delText xml:space="preserve"> 鉴于乙方希望增加到手现金收入，乙方</w:delText>
        </w:r>
        <w:r>
          <w:rPr>
            <w:rFonts w:ascii="仿宋" w:eastAsia="仿宋" w:hAnsi="仿宋" w:cs="Arial"/>
            <w:b/>
          </w:rPr>
          <w:delText>自愿书面申请放弃</w:delText>
        </w:r>
        <w:r>
          <w:rPr>
            <w:rFonts w:ascii="仿宋" w:eastAsia="仿宋" w:hAnsi="仿宋" w:cs="Arial"/>
          </w:rPr>
          <w:delText>甲方为其缴纳社会保险（五险）和住房公积金。</w:delText>
        </w:r>
      </w:del>
      <w:ins w:id="25" w:author="dx" w:date="2026-05-16T11:45:00Z">
        <w:r>
          <w:rPr>
            <w:rFonts w:ascii="仿宋" w:eastAsia="仿宋" w:hAnsi="仿宋" w:cs="Arial"/>
            <w:b/>
          </w:rPr>
          <w:t>甲方应依法为乙方缴纳社会保险（五险）和住房公积金，具体缴费基数和比例按国家和上海市相关规定执行；乙方应配合提供办理社保和公积金所需材料。</w:t>
        </w:r>
      </w:ins>
      <w:r>
        <w:rPr>
          <w:rFonts w:ascii="仿宋" w:eastAsia="仿宋" w:hAnsi="仿宋" w:cs="Arial"/>
        </w:rPr>
        <w:t>作为补偿，甲方每月发放 200元 补贴；日后乙方不得以未缴纳社保为由向甲方主张任何赔偿或补缴。</w:t>
      </w:r>
      <w:commentRangeEnd w:id="23"/>
      <w:r w:rsidRPr="006E3BE8">
        <w:rPr>
          <w:rStyle w:val="a5"/>
          <w:rFonts w:ascii="仿宋" w:eastAsia="仿宋" w:hAnsi="仿宋"/>
          <w:sz w:val="22"/>
          <w:szCs w:val="24"/>
        </w:rPr>
        <w:commentReference w:id="23"/>
      </w:r>
      <w:commentRangeEnd w:id="22"/>
      <w:r w:rsidRPr="006E3BE8">
        <w:rPr>
          <w:rStyle w:val="a5"/>
          <w:rFonts w:ascii="仿宋" w:eastAsia="仿宋" w:hAnsi="仿宋"/>
          <w:sz w:val="22"/>
          <w:szCs w:val="24"/>
        </w:rPr>
        <w:commentReference w:id="22"/>
      </w:r>
    </w:p>
    <w:p w14:paraId="217A7741" w14:textId="77777777" w:rsidR="008A6A7A" w:rsidRPr="006E3BE8" w:rsidRDefault="00000000">
      <w:pPr>
        <w:spacing w:before="320" w:after="120" w:line="288" w:lineRule="auto"/>
        <w:outlineLvl w:val="1"/>
        <w:rPr>
          <w:rFonts w:ascii="仿宋" w:eastAsia="仿宋" w:hAnsi="仿宋"/>
        </w:rPr>
      </w:pPr>
      <w:bookmarkStart w:id="26" w:name="heading_5"/>
      <w:r w:rsidRPr="006E3BE8">
        <w:rPr>
          <w:rFonts w:ascii="仿宋" w:eastAsia="仿宋" w:hAnsi="仿宋" w:cs="Arial"/>
          <w:b/>
          <w:sz w:val="32"/>
        </w:rPr>
        <w:t>第五条 劳动纪律与处罚</w:t>
      </w:r>
      <w:bookmarkEnd w:id="26"/>
    </w:p>
    <w:p w14:paraId="723DBB72" w14:textId="77777777" w:rsidR="008A6A7A" w:rsidRPr="006E3BE8" w:rsidRDefault="00000000">
      <w:pPr>
        <w:numPr>
          <w:ilvl w:val="0"/>
          <w:numId w:val="10"/>
        </w:numPr>
        <w:spacing w:before="120" w:after="120" w:line="288" w:lineRule="auto"/>
        <w:rPr>
          <w:rFonts w:ascii="仿宋" w:eastAsia="仿宋" w:hAnsi="仿宋"/>
        </w:rPr>
      </w:pPr>
      <w:del w:id="27" w:author="dx" w:date="2026-05-16T11:45:00Z">
        <w:r>
          <w:rPr>
            <w:rFonts w:ascii="仿宋" w:eastAsia="仿宋" w:hAnsi="仿宋" w:cs="Arial"/>
            <w:b/>
          </w:rPr>
          <w:delText>经济罚款：</w:delText>
        </w:r>
        <w:r>
          <w:rPr>
            <w:rFonts w:ascii="仿宋" w:eastAsia="仿宋" w:hAnsi="仿宋" w:cs="Arial"/>
          </w:rPr>
          <w:delText xml:space="preserve"> 乙方迟到一次罚款 </w:delText>
        </w:r>
        <w:r>
          <w:rPr>
            <w:rFonts w:ascii="仿宋" w:eastAsia="仿宋" w:hAnsi="仿宋" w:cs="Arial"/>
            <w:b/>
          </w:rPr>
          <w:delText>500元</w:delText>
        </w:r>
        <w:r>
          <w:rPr>
            <w:rFonts w:ascii="仿宋" w:eastAsia="仿宋" w:hAnsi="仿宋" w:cs="Arial"/>
          </w:rPr>
          <w:delText xml:space="preserve">；工作出现任何失误造成公司潜在损失的，罚款 </w:delText>
        </w:r>
        <w:r>
          <w:rPr>
            <w:rFonts w:ascii="仿宋" w:eastAsia="仿宋" w:hAnsi="仿宋" w:cs="Arial"/>
            <w:b/>
          </w:rPr>
          <w:delText>2000元以上</w:delText>
        </w:r>
        <w:r>
          <w:rPr>
            <w:rFonts w:ascii="仿宋" w:eastAsia="仿宋" w:hAnsi="仿宋" w:cs="Arial"/>
          </w:rPr>
          <w:delText>。罚款直接从当月工资中扣除，扣完为止。</w:delText>
        </w:r>
      </w:del>
      <w:ins w:id="28" w:author="dx" w:date="2026-05-16T11:45:00Z">
        <w:r>
          <w:rPr>
            <w:rFonts w:ascii="仿宋" w:eastAsia="仿宋" w:hAnsi="仿宋" w:cs="Arial"/>
            <w:b/>
          </w:rPr>
          <w:t>乙方迟到，甲方可按乙方迟到时间占当月应出勤时间的比例扣减相应时数的工资，但扣减后支付的工资不得低于上海市最低工资标准；因乙方故意或重大过失给甲方造成直接经济损失的，甲方有权要求乙方赔偿，赔偿金额以直接损失为限，且每月从乙方工资中扣除的赔偿金额不得超过乙方当月工资的20%，扣减后支付的工资不得低于上海市最低工资标准。</w:t>
        </w:r>
      </w:ins>
    </w:p>
    <w:p w14:paraId="454D0584" w14:textId="77777777" w:rsidR="008A6A7A" w:rsidRPr="006E3BE8" w:rsidRDefault="00000000">
      <w:pPr>
        <w:numPr>
          <w:ilvl w:val="0"/>
          <w:numId w:val="11"/>
        </w:numPr>
        <w:spacing w:before="120" w:after="120" w:line="288" w:lineRule="auto"/>
        <w:rPr>
          <w:rFonts w:ascii="仿宋" w:eastAsia="仿宋" w:hAnsi="仿宋"/>
        </w:rPr>
      </w:pPr>
      <w:r w:rsidRPr="006E3BE8">
        <w:rPr>
          <w:rFonts w:ascii="仿宋" w:eastAsia="仿宋" w:hAnsi="仿宋" w:cs="Arial"/>
          <w:b/>
        </w:rPr>
        <w:t>特殊限制：</w:t>
      </w:r>
    </w:p>
    <w:p w14:paraId="36D97198" w14:textId="77777777" w:rsidR="008A6A7A" w:rsidRPr="006E3BE8" w:rsidRDefault="00000000">
      <w:pPr>
        <w:numPr>
          <w:ilvl w:val="0"/>
          <w:numId w:val="12"/>
        </w:numPr>
        <w:spacing w:before="120" w:after="120" w:line="288" w:lineRule="auto"/>
        <w:ind w:left="453"/>
        <w:rPr>
          <w:rFonts w:ascii="仿宋" w:eastAsia="仿宋" w:hAnsi="仿宋"/>
        </w:rPr>
      </w:pPr>
      <w:del w:id="29" w:author="dx" w:date="2026-05-16T11:45:00Z">
        <w:r>
          <w:rPr>
            <w:rFonts w:ascii="仿宋" w:eastAsia="仿宋" w:hAnsi="仿宋" w:cs="Arial"/>
            <w:b/>
          </w:rPr>
          <w:delText>生育限制：</w:delText>
        </w:r>
        <w:r>
          <w:rPr>
            <w:rFonts w:ascii="仿宋" w:eastAsia="仿宋" w:hAnsi="仿宋" w:cs="Arial"/>
          </w:rPr>
          <w:delText xml:space="preserve"> 若乙方为女性，承诺在合同期内的前3年</w:delText>
        </w:r>
        <w:r>
          <w:rPr>
            <w:rFonts w:ascii="仿宋" w:eastAsia="仿宋" w:hAnsi="仿宋" w:cs="Arial"/>
            <w:b/>
          </w:rPr>
          <w:delText>不怀孕、不生育</w:delText>
        </w:r>
        <w:r>
          <w:rPr>
            <w:rFonts w:ascii="仿宋" w:eastAsia="仿宋" w:hAnsi="仿宋" w:cs="Arial"/>
          </w:rPr>
          <w:delText xml:space="preserve">。若违反此承诺，乙方同意自动离职，并赔偿公司违约金 </w:delText>
        </w:r>
        <w:r>
          <w:rPr>
            <w:rFonts w:ascii="仿宋" w:eastAsia="仿宋" w:hAnsi="仿宋" w:cs="Arial"/>
            <w:b/>
          </w:rPr>
          <w:delText>5万元</w:delText>
        </w:r>
        <w:r>
          <w:rPr>
            <w:rFonts w:ascii="仿宋" w:eastAsia="仿宋" w:hAnsi="仿宋" w:cs="Arial"/>
          </w:rPr>
          <w:delText>。</w:delText>
        </w:r>
      </w:del>
      <w:ins w:id="30" w:author="dx" w:date="2026-05-16T11:45:00Z">
        <w:r>
          <w:rPr>
            <w:rFonts w:ascii="仿宋" w:eastAsia="仿宋" w:hAnsi="仿宋" w:cs="Arial"/>
            <w:b/>
          </w:rPr>
          <w:t>删除本条全部内容。</w:t>
        </w:r>
      </w:ins>
    </w:p>
    <w:p w14:paraId="4EE7A97D" w14:textId="77777777" w:rsidR="008A6A7A" w:rsidRPr="006E3BE8" w:rsidRDefault="00000000">
      <w:pPr>
        <w:numPr>
          <w:ilvl w:val="0"/>
          <w:numId w:val="13"/>
        </w:numPr>
        <w:spacing w:before="120" w:after="120" w:line="288" w:lineRule="auto"/>
        <w:ind w:left="453"/>
        <w:rPr>
          <w:rFonts w:ascii="仿宋" w:eastAsia="仿宋" w:hAnsi="仿宋"/>
        </w:rPr>
      </w:pPr>
      <w:del w:id="31" w:author="dx" w:date="2026-05-16T11:45:00Z">
        <w:r>
          <w:rPr>
            <w:rFonts w:ascii="仿宋" w:eastAsia="仿宋" w:hAnsi="仿宋" w:cs="Arial"/>
            <w:b/>
          </w:rPr>
          <w:delText>隐私监控：</w:delText>
        </w:r>
        <w:r>
          <w:rPr>
            <w:rFonts w:ascii="仿宋" w:eastAsia="仿宋" w:hAnsi="仿宋" w:cs="Arial"/>
          </w:rPr>
          <w:delText xml:space="preserve"> 甲方有权安装监控软件，</w:delText>
        </w:r>
        <w:r>
          <w:rPr>
            <w:rFonts w:ascii="仿宋" w:eastAsia="仿宋" w:hAnsi="仿宋" w:cs="Arial"/>
            <w:b/>
          </w:rPr>
          <w:delText>实时监控</w:delText>
        </w:r>
        <w:r>
          <w:rPr>
            <w:rFonts w:ascii="仿宋" w:eastAsia="仿宋" w:hAnsi="仿宋" w:cs="Arial"/>
          </w:rPr>
          <w:delText>乙方的私人手机微信、个人邮箱及社交账号，以防止商业秘密泄露。</w:delText>
        </w:r>
      </w:del>
      <w:ins w:id="32" w:author="dx" w:date="2026-05-16T11:45:00Z">
        <w:r>
          <w:rPr>
            <w:rFonts w:ascii="仿宋" w:eastAsia="仿宋" w:hAnsi="仿宋" w:cs="Arial"/>
            <w:b/>
          </w:rPr>
          <w:t>删除本条全部内容。如甲方因商业秘密保护需要采取监控措施，应限于甲方配发的工作设备及工作邮箱，并事先书面告知乙方监控范围、方式及目的，且不得侵犯乙方个人隐私。</w:t>
        </w:r>
      </w:ins>
    </w:p>
    <w:p w14:paraId="285DEF03" w14:textId="77777777" w:rsidR="008A6A7A" w:rsidRPr="006E3BE8" w:rsidRDefault="00000000">
      <w:pPr>
        <w:spacing w:before="320" w:after="120" w:line="288" w:lineRule="auto"/>
        <w:outlineLvl w:val="1"/>
        <w:rPr>
          <w:rFonts w:ascii="仿宋" w:eastAsia="仿宋" w:hAnsi="仿宋"/>
        </w:rPr>
      </w:pPr>
      <w:bookmarkStart w:id="33" w:name="heading_6"/>
      <w:r w:rsidRPr="006E3BE8">
        <w:rPr>
          <w:rFonts w:ascii="仿宋" w:eastAsia="仿宋" w:hAnsi="仿宋" w:cs="Arial"/>
          <w:b/>
          <w:sz w:val="32"/>
        </w:rPr>
        <w:t>第六条 解除合同与赔偿</w:t>
      </w:r>
      <w:bookmarkEnd w:id="33"/>
    </w:p>
    <w:p w14:paraId="36A70E52" w14:textId="77777777" w:rsidR="008A6A7A" w:rsidRPr="006E3BE8" w:rsidRDefault="00000000">
      <w:pPr>
        <w:numPr>
          <w:ilvl w:val="0"/>
          <w:numId w:val="14"/>
        </w:numPr>
        <w:spacing w:before="120" w:after="120" w:line="288" w:lineRule="auto"/>
        <w:rPr>
          <w:rFonts w:ascii="仿宋" w:eastAsia="仿宋" w:hAnsi="仿宋"/>
        </w:rPr>
      </w:pPr>
      <w:del w:id="34" w:author="dx" w:date="2026-05-16T11:45:00Z">
        <w:r>
          <w:rPr>
            <w:rFonts w:ascii="仿宋" w:eastAsia="仿宋" w:hAnsi="仿宋" w:cs="Arial"/>
            <w:b/>
          </w:rPr>
          <w:delText>末位淘汰：</w:delText>
        </w:r>
        <w:r>
          <w:rPr>
            <w:rFonts w:ascii="仿宋" w:eastAsia="仿宋" w:hAnsi="仿宋" w:cs="Arial"/>
          </w:rPr>
          <w:delText xml:space="preserve"> 甲方实行“末位淘汰制”。若乙方在年度考核中排名位于部门后10%，甲方有权直接解除劳动合同，且</w:delText>
        </w:r>
        <w:r>
          <w:rPr>
            <w:rFonts w:ascii="仿宋" w:eastAsia="仿宋" w:hAnsi="仿宋" w:cs="Arial"/>
            <w:b/>
          </w:rPr>
          <w:delText>无需支付经济补偿金</w:delText>
        </w:r>
        <w:r>
          <w:rPr>
            <w:rFonts w:ascii="仿宋" w:eastAsia="仿宋" w:hAnsi="仿宋" w:cs="Arial"/>
          </w:rPr>
          <w:delText>。</w:delText>
        </w:r>
      </w:del>
      <w:ins w:id="35" w:author="dx" w:date="2026-05-16T11:45:00Z">
        <w:r>
          <w:rPr>
            <w:rFonts w:ascii="仿宋" w:eastAsia="仿宋" w:hAnsi="仿宋" w:cs="Arial"/>
            <w:b/>
          </w:rPr>
          <w:t>甲方实行绩效考核制度；若乙方经考核不能胜任工作，甲方应为乙方提供培训或调整工作岗位；经过培训或调整工作岗位后，乙方仍不能胜任工作的，甲方可提前三十日以书面形式通知乙方本人或者额外支付乙方一个月工资后解除劳动合同，并依法向乙方支付经济补偿金。</w:t>
        </w:r>
      </w:ins>
    </w:p>
    <w:p w14:paraId="41DD3D86" w14:textId="77777777" w:rsidR="008A6A7A" w:rsidRPr="006E3BE8" w:rsidRDefault="00000000">
      <w:pPr>
        <w:numPr>
          <w:ilvl w:val="0"/>
          <w:numId w:val="15"/>
        </w:numPr>
        <w:spacing w:before="120" w:after="120" w:line="288" w:lineRule="auto"/>
        <w:rPr>
          <w:rFonts w:ascii="仿宋" w:eastAsia="仿宋" w:hAnsi="仿宋"/>
        </w:rPr>
      </w:pPr>
      <w:del w:id="36" w:author="dx" w:date="2026-05-16T11:45:00Z">
        <w:r>
          <w:rPr>
            <w:rFonts w:ascii="仿宋" w:eastAsia="仿宋" w:hAnsi="仿宋" w:cs="Arial"/>
            <w:b/>
          </w:rPr>
          <w:delText>离职违约金：</w:delText>
        </w:r>
        <w:r>
          <w:rPr>
            <w:rFonts w:ascii="仿宋" w:eastAsia="仿宋" w:hAnsi="仿宋" w:cs="Arial"/>
          </w:rPr>
          <w:delText xml:space="preserve"> 乙方在合同期内不得单方面提出辞职。若乙方提前解除合同，须向甲方支付</w:delText>
        </w:r>
        <w:r>
          <w:rPr>
            <w:rFonts w:ascii="仿宋" w:eastAsia="仿宋" w:hAnsi="仿宋" w:cs="Arial"/>
            <w:b/>
          </w:rPr>
          <w:delText>违约金人民币 10万元</w:delText>
        </w:r>
        <w:r>
          <w:rPr>
            <w:rFonts w:ascii="仿宋" w:eastAsia="仿宋" w:hAnsi="仿宋" w:cs="Arial"/>
          </w:rPr>
          <w:delText>，并赔偿甲方的招聘成本和培训成本（包括入职培训、日常会议成本等）。</w:delText>
        </w:r>
      </w:del>
      <w:ins w:id="37" w:author="dx" w:date="2026-05-16T11:45:00Z">
        <w:r>
          <w:rPr>
            <w:rFonts w:ascii="仿宋" w:eastAsia="仿宋" w:hAnsi="仿宋" w:cs="Arial"/>
            <w:b/>
          </w:rPr>
          <w:t>删除本条款。如甲方为乙方提供了专项培训费用并签订了服务期协议，则按服务期协议约定执行；除此之外，乙方依法提前三十日书面通知甲方解除劳动合同的，不承担任何违约金或赔偿金。</w:t>
        </w:r>
      </w:ins>
    </w:p>
    <w:p w14:paraId="5F8E206F" w14:textId="77777777" w:rsidR="008A6A7A" w:rsidRPr="006E3BE8" w:rsidRDefault="00000000">
      <w:pPr>
        <w:numPr>
          <w:ilvl w:val="0"/>
          <w:numId w:val="16"/>
        </w:numPr>
        <w:spacing w:before="120" w:after="120" w:line="288" w:lineRule="auto"/>
        <w:rPr>
          <w:rFonts w:ascii="仿宋" w:eastAsia="仿宋" w:hAnsi="仿宋"/>
        </w:rPr>
      </w:pPr>
      <w:del w:id="38" w:author="dx" w:date="2026-05-16T11:45:00Z">
        <w:r>
          <w:rPr>
            <w:rFonts w:ascii="仿宋" w:eastAsia="仿宋" w:hAnsi="仿宋" w:cs="Arial"/>
            <w:b/>
          </w:rPr>
          <w:delText>竞业限制：</w:delText>
        </w:r>
        <w:r>
          <w:rPr>
            <w:rFonts w:ascii="仿宋" w:eastAsia="仿宋" w:hAnsi="仿宋" w:cs="Arial"/>
          </w:rPr>
          <w:delText xml:space="preserve"> 无论由于何种原因离职，乙方在离职后 </w:delText>
        </w:r>
        <w:r>
          <w:rPr>
            <w:rFonts w:ascii="仿宋" w:eastAsia="仿宋" w:hAnsi="仿宋" w:cs="Arial"/>
            <w:b/>
          </w:rPr>
          <w:delText>3年内</w:delText>
        </w:r>
        <w:r>
          <w:rPr>
            <w:rFonts w:ascii="仿宋" w:eastAsia="仿宋" w:hAnsi="仿宋" w:cs="Arial"/>
          </w:rPr>
          <w:delText>，不得在全国范围内从事与甲方业务类似的工作。竞业限制补偿金包含在乙方在职期间的工资中，离职后不再另行发放。</w:delText>
        </w:r>
      </w:del>
      <w:ins w:id="39" w:author="dx" w:date="2026-05-16T11:45:00Z">
        <w:r>
          <w:rPr>
            <w:rFonts w:ascii="仿宋" w:eastAsia="仿宋" w:hAnsi="仿宋" w:cs="Arial"/>
            <w:b/>
          </w:rPr>
          <w:t>竞业限制：乙方离职后，在竞业限制期限内（不超过二年）不得在全国范围内从事与甲方业务类似的工作；甲方应在竞业限制期限内按月向乙方支付竞业限制补偿金，补偿金标准为乙方离职前十二个月平均工资的30%，且不低于劳动合同履行地最低工资标准。</w:t>
        </w:r>
      </w:ins>
    </w:p>
    <w:p w14:paraId="6A7F2B99" w14:textId="77777777" w:rsidR="008A6A7A" w:rsidRPr="006E3BE8" w:rsidRDefault="00000000">
      <w:pPr>
        <w:spacing w:before="320" w:after="120" w:line="288" w:lineRule="auto"/>
        <w:outlineLvl w:val="1"/>
        <w:rPr>
          <w:rFonts w:ascii="仿宋" w:eastAsia="仿宋" w:hAnsi="仿宋"/>
        </w:rPr>
      </w:pPr>
      <w:bookmarkStart w:id="40" w:name="heading_7"/>
      <w:r w:rsidRPr="006E3BE8">
        <w:rPr>
          <w:rFonts w:ascii="仿宋" w:eastAsia="仿宋" w:hAnsi="仿宋" w:cs="Arial"/>
          <w:b/>
          <w:sz w:val="32"/>
        </w:rPr>
        <w:lastRenderedPageBreak/>
        <w:t>第七条 附则</w:t>
      </w:r>
      <w:bookmarkEnd w:id="40"/>
    </w:p>
    <w:p w14:paraId="2BB86E4A" w14:textId="77777777" w:rsidR="008A6A7A" w:rsidRPr="006E3BE8" w:rsidRDefault="00000000">
      <w:pPr>
        <w:numPr>
          <w:ilvl w:val="0"/>
          <w:numId w:val="17"/>
        </w:numPr>
        <w:spacing w:before="120" w:after="120" w:line="288" w:lineRule="auto"/>
        <w:rPr>
          <w:rFonts w:ascii="仿宋" w:eastAsia="仿宋" w:hAnsi="仿宋"/>
        </w:rPr>
      </w:pPr>
      <w:del w:id="41" w:author="dx" w:date="2026-05-16T11:45:00Z">
        <w:r>
          <w:rPr>
            <w:rFonts w:ascii="仿宋" w:eastAsia="仿宋" w:hAnsi="仿宋" w:cs="Arial"/>
            <w:b/>
          </w:rPr>
          <w:delText>霸王条款：</w:delText>
        </w:r>
        <w:r>
          <w:rPr>
            <w:rFonts w:ascii="仿宋" w:eastAsia="仿宋" w:hAnsi="仿宋" w:cs="Arial"/>
          </w:rPr>
          <w:delText xml:space="preserve"> 本合同条款如与法律法规相抵触，以本合同约定为准。</w:delText>
        </w:r>
      </w:del>
      <w:ins w:id="42" w:author="dx" w:date="2026-05-16T11:45:00Z">
        <w:r>
          <w:rPr>
            <w:rFonts w:ascii="仿宋" w:eastAsia="仿宋" w:hAnsi="仿宋" w:cs="Arial"/>
            <w:b/>
          </w:rPr>
          <w:t>本合同未尽事宜或条款与法律法规相抵触的，以法律法规为准。</w:t>
        </w:r>
      </w:ins>
    </w:p>
    <w:p w14:paraId="5D6BE153" w14:textId="77777777" w:rsidR="008A6A7A" w:rsidRPr="006E3BE8" w:rsidRDefault="00000000">
      <w:pPr>
        <w:numPr>
          <w:ilvl w:val="0"/>
          <w:numId w:val="18"/>
        </w:numPr>
        <w:spacing w:before="120" w:after="120" w:line="288" w:lineRule="auto"/>
        <w:rPr>
          <w:rFonts w:ascii="仿宋" w:eastAsia="仿宋" w:hAnsi="仿宋"/>
        </w:rPr>
      </w:pPr>
      <w:del w:id="43" w:author="dx" w:date="2026-05-16T11:45:00Z">
        <w:r>
          <w:rPr>
            <w:rFonts w:ascii="仿宋" w:eastAsia="仿宋" w:hAnsi="仿宋" w:cs="Arial"/>
            <w:b/>
          </w:rPr>
          <w:delText>放弃权利：</w:delText>
        </w:r>
        <w:r>
          <w:rPr>
            <w:rFonts w:ascii="仿宋" w:eastAsia="仿宋" w:hAnsi="仿宋" w:cs="Arial"/>
          </w:rPr>
          <w:delText xml:space="preserve"> 乙方自愿放弃向劳动监察部门投诉或申请劳动仲裁的权利。</w:delText>
        </w:r>
      </w:del>
      <w:ins w:id="44" w:author="dx" w:date="2026-05-16T11:45:00Z">
        <w:r>
          <w:rPr>
            <w:rFonts w:ascii="仿宋" w:eastAsia="仿宋" w:hAnsi="仿宋" w:cs="Arial"/>
            <w:b/>
          </w:rPr>
          <w:t>删除本条款，不设置任何限制乙方法定救济权利的内容。</w:t>
        </w:r>
      </w:ins>
    </w:p>
    <w:sectPr w:rsidR="008A6A7A" w:rsidRPr="006E3BE8">
      <w:headerReference w:type="default" r:id="rId12"/>
      <w:footerReference w:type="default" r:id="rId13"/>
      <w:pgSz w:w="11905" w:h="16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dx" w:date="2026-05-16T11:45:00Z" w:initials="dx">
    <w:p w14:paraId="0EB02232" w14:textId="77777777" w:rsidR="005260E9" w:rsidRDefault="00A65021">
      <w:r>
        <w:rPr>
          <w:rStyle w:val="a5"/>
        </w:rPr>
        <w:annotationRef/>
      </w:r>
      <w:r w:rsidR="00000000">
        <w:t>【高风险】条款效力 问题：对乙方而言，甲方无需提供任何考核证据即可认定乙方表现未达预期，并据此延长试用期或解除合同且不支付经济补偿，该约定因违反法律强制性规定而无效，严重损害乙方权益。 分析：《劳动合同法》第二十六条规定，违反法律、行政法规强制性规定的劳动合同条款无效。本条款中“无需提供具体考核证据”赋予甲方完全主观的判断权，排除了乙方依法享有的正当程序权利（如申辩、举证等），且“随时解除合同且无需支付任何经济补偿”直接排除了《劳动合同法》第四十八条规定的违法解除劳动合同的赔偿金（双倍经济补偿）以及试用期合法解除也应支付的经济补偿（如代通知金等）。该条款属于用人单位免除自身法定责任、排除劳动者主要权利的格式条款，应属无效。对乙方而言，该条款使其在试用期内完全处于被动地位，无法对抗甲方任意解雇。 建议：建议删除“无需提供具体考核证据”和“无需支付任何经济补偿”的表述，明确甲方解除试用期合同必须基于客观、量化的考核标准，并依法支付经济补偿或赔偿金。</w:t>
      </w:r>
    </w:p>
  </w:comment>
  <w:comment w:id="3" w:author="dx" w:date="2026-05-16T11:45:00Z" w:initials="dx">
    <w:p w14:paraId="161C8101" w14:textId="77777777" w:rsidR="005260E9" w:rsidRDefault="00A65021">
      <w:r>
        <w:rPr>
          <w:rStyle w:val="a5"/>
        </w:rPr>
        <w:annotationRef/>
      </w:r>
      <w:r w:rsidR="00000000">
        <w:t>【高风险】试用期合规 问题：对乙方而言，甲方单方延长试用期的约定违反“同一用人单位与同一劳动者只能约定一次试用期”的强制性规定，对乙方构成重复约定试用期的风险。 分析：《劳动合同法》第十九条明确规定：“同一用人单位与同一劳动者只能约定一次试用期。”本条款在已约定6个月试用期的基础上，又赋予甲方单方延长至12个月的权利，实质上构成了第二次约定试用期，直接违反上述法律规定。即使延长后的总期限未超过12个月，但“延长”行为本身即属于再次约定试用期，法律上不被允许。对乙方而言，这意味着乙方可能被迫接受第二次试用期考核，就业稳定性进一步降低。 建议：建议删除甲方单方延长试用期的权利，明确试用期仅约定一次，且不得超过法定6个月上限。</w:t>
      </w:r>
    </w:p>
  </w:comment>
  <w:comment w:id="19" w:author="dx" w:date="2026-05-16T11:45:00Z" w:initials="dx">
    <w:p w14:paraId="5E8DB69D" w14:textId="77777777" w:rsidR="005260E9" w:rsidRDefault="00A65021">
      <w:r>
        <w:rPr>
          <w:rStyle w:val="a5"/>
        </w:rPr>
        <w:annotationRef/>
      </w:r>
      <w:r w:rsidR="00000000">
        <w:t>【高风险】薪酬 问题：对乙方而言，甲方被赋予单方随时调整或取消绩效奖金的绝对权利，违反劳动报酬协商一致原则，可能构成无效条款。 分析：该条款赋予甲方基于公司盈利状况“随时”调整甚至取消绩效奖金的单方权利，未设定任何限制条件（如协商、考核标准、合理幅度等），实质上是允许甲方单方变更劳动合同约定的薪酬内容。根据《劳动合同法》第二十六条，用人单位免除自身法定责任、排除劳动者权利的条款无效。绩效奖金属于劳动报酬的组成部分，其调整应遵循公平合理原则，且需与劳动者协商一致或依据合法有效的规章制度。本条款明显加重乙方义务、削弱乙方权益，对乙方极为不利。 建议：删除“随时调整”和“取消”的表述，改为绩效奖金根据双方确认的绩效考核办法执行，调整需经双方协商一致。</w:t>
      </w:r>
    </w:p>
  </w:comment>
  <w:comment w:id="23" w:author="dx" w:date="2026-05-16T11:45:00Z" w:initials="dx">
    <w:p w14:paraId="7DA38829" w14:textId="77777777" w:rsidR="005260E9" w:rsidRDefault="00A65021">
      <w:r>
        <w:rPr>
          <w:rStyle w:val="a5"/>
        </w:rPr>
        <w:annotationRef/>
      </w:r>
      <w:r w:rsidR="00000000">
        <w:t>【高风险】条款效力 问题：对乙方而言，每月200元补贴远低于法定社保和公积金单位应缴金额，构成对乙方社保权益的严重侵害。 分析：根据上海市2023年度社保缴费基数下限（7310元/月）计算，单位应缴社保部分（养老16%+医疗9.5%+失业0.5%+工伤0.16%~1.52%+生育1%）合计约27%以上，即每月约1974元以上；公积金单位应缴5%~7%，即每月约366~512元。合计单位应缴部分约2340~2486元/月。甲方仅支付200元补贴，不足应缴金额的十分之一，严重损害乙方利益。且该补贴在法律上不能替代社保缴纳义务，乙方仍有权要求补缴。 建议：删除本补贴条款，要求甲方依法足额缴纳社保和公积金。如甲方坚持发放补贴替代社保，应明确告知该条款无效，并保留向劳动监察部门投诉的权利。</w:t>
      </w:r>
    </w:p>
  </w:comment>
  <w:comment w:id="22" w:author="dx" w:date="2026-05-16T11:45:00Z" w:initials="dx">
    <w:p w14:paraId="05AB9904" w14:textId="77777777" w:rsidR="005260E9" w:rsidRDefault="00A65021">
      <w:r>
        <w:rPr>
          <w:rStyle w:val="a5"/>
        </w:rPr>
        <w:annotationRef/>
      </w:r>
      <w:r w:rsidR="00000000">
        <w:t>【高风险】条款效力 问题：对乙方而言，该条款试图预先剥夺乙方法定的社保追索权和赔偿请求权，属于无效的免责条款。 分析：根据《中华人民共和国劳动合同法》第二十六条，用人单位免除自己的法定责任、排除劳动者权利的条款无效。社保缴纳是甲方的法定义务，乙方在任何时候均有权要求甲方补缴社保，并有权就未缴社保造成的损失（如无法报销的医疗费、无法领取的失业金等）主张赔偿。该条款试图通过合同约定剥夺乙方的这些法定权利，违反法律强制性规定，自始无效。 建议：删除本条款。同时建议乙方保留所有工资单、考勤记录等证据，一旦发现未缴社保，立即向劳动监察部门投诉或申请劳动仲裁。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B02232" w15:done="0"/>
  <w15:commentEx w15:paraId="161C8101" w15:done="0"/>
  <w15:commentEx w15:paraId="5E8DB69D" w15:done="0"/>
  <w15:commentEx w15:paraId="7DA38829" w15:done="0"/>
  <w15:commentEx w15:paraId="05AB990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B02232" w16cid:durableId="09F3CCB6"/>
  <w16cid:commentId w16cid:paraId="161C8101" w16cid:durableId="76863664"/>
  <w16cid:commentId w16cid:paraId="5E8DB69D" w16cid:durableId="6A260FEF"/>
  <w16cid:commentId w16cid:paraId="7DA38829" w16cid:durableId="43960806"/>
  <w16cid:commentId w16cid:paraId="05AB9904" w16cid:durableId="28A9A1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8F14" w14:textId="77777777" w:rsidR="00844D39" w:rsidRDefault="00844D39">
      <w:pPr>
        <w:spacing w:after="0" w:line="240" w:lineRule="auto"/>
      </w:pPr>
      <w:r>
        <w:separator/>
      </w:r>
    </w:p>
  </w:endnote>
  <w:endnote w:type="continuationSeparator" w:id="0">
    <w:p w14:paraId="743F0E2B" w14:textId="77777777" w:rsidR="00844D39" w:rsidRDefault="0084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仿宋">
    <w:altName w:val="方正仿宋_GBK"/>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D52C" w14:textId="77777777" w:rsidR="008A6A7A" w:rsidRDefault="008A6A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DAD08" w14:textId="77777777" w:rsidR="00844D39" w:rsidRDefault="00844D39">
      <w:pPr>
        <w:spacing w:after="0" w:line="240" w:lineRule="auto"/>
      </w:pPr>
      <w:r>
        <w:separator/>
      </w:r>
    </w:p>
  </w:footnote>
  <w:footnote w:type="continuationSeparator" w:id="0">
    <w:p w14:paraId="1BFA3745" w14:textId="77777777" w:rsidR="00844D39" w:rsidRDefault="00844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E44F" w14:textId="77777777" w:rsidR="008A6A7A" w:rsidRDefault="008A6A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5F30"/>
    <w:multiLevelType w:val="multilevel"/>
    <w:tmpl w:val="0F20AB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E2558E"/>
    <w:multiLevelType w:val="multilevel"/>
    <w:tmpl w:val="0224631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771AF5"/>
    <w:multiLevelType w:val="multilevel"/>
    <w:tmpl w:val="A57C320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C954824"/>
    <w:multiLevelType w:val="multilevel"/>
    <w:tmpl w:val="8372260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2F5112"/>
    <w:multiLevelType w:val="multilevel"/>
    <w:tmpl w:val="E2F4262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9B71C85"/>
    <w:multiLevelType w:val="multilevel"/>
    <w:tmpl w:val="B020575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AA5FBE"/>
    <w:multiLevelType w:val="multilevel"/>
    <w:tmpl w:val="8EA60F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8623CCD"/>
    <w:multiLevelType w:val="multilevel"/>
    <w:tmpl w:val="AF3C027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9663A32"/>
    <w:multiLevelType w:val="multilevel"/>
    <w:tmpl w:val="8C02A2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23771A3"/>
    <w:multiLevelType w:val="multilevel"/>
    <w:tmpl w:val="AD226AB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5FD2E01"/>
    <w:multiLevelType w:val="multilevel"/>
    <w:tmpl w:val="1F1270C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E600718"/>
    <w:multiLevelType w:val="multilevel"/>
    <w:tmpl w:val="C488316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E0F350F"/>
    <w:multiLevelType w:val="multilevel"/>
    <w:tmpl w:val="6E8E97D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97C0752"/>
    <w:multiLevelType w:val="multilevel"/>
    <w:tmpl w:val="ED7068D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CD4465E"/>
    <w:multiLevelType w:val="multilevel"/>
    <w:tmpl w:val="B1A0EDD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2910666"/>
    <w:multiLevelType w:val="multilevel"/>
    <w:tmpl w:val="63B8EE1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69F14F4"/>
    <w:multiLevelType w:val="multilevel"/>
    <w:tmpl w:val="3520993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B4D1802"/>
    <w:multiLevelType w:val="multilevel"/>
    <w:tmpl w:val="6DD62B9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86140358">
    <w:abstractNumId w:val="13"/>
  </w:num>
  <w:num w:numId="2" w16cid:durableId="556165633">
    <w:abstractNumId w:val="15"/>
  </w:num>
  <w:num w:numId="3" w16cid:durableId="1427195897">
    <w:abstractNumId w:val="14"/>
  </w:num>
  <w:num w:numId="4" w16cid:durableId="346371808">
    <w:abstractNumId w:val="0"/>
  </w:num>
  <w:num w:numId="5" w16cid:durableId="89206495">
    <w:abstractNumId w:val="4"/>
  </w:num>
  <w:num w:numId="6" w16cid:durableId="237830664">
    <w:abstractNumId w:val="17"/>
  </w:num>
  <w:num w:numId="7" w16cid:durableId="2135832737">
    <w:abstractNumId w:val="2"/>
  </w:num>
  <w:num w:numId="8" w16cid:durableId="1811089790">
    <w:abstractNumId w:val="11"/>
  </w:num>
  <w:num w:numId="9" w16cid:durableId="1775594380">
    <w:abstractNumId w:val="12"/>
  </w:num>
  <w:num w:numId="10" w16cid:durableId="1620256884">
    <w:abstractNumId w:val="3"/>
  </w:num>
  <w:num w:numId="11" w16cid:durableId="840240777">
    <w:abstractNumId w:val="10"/>
  </w:num>
  <w:num w:numId="12" w16cid:durableId="923807068">
    <w:abstractNumId w:val="6"/>
  </w:num>
  <w:num w:numId="13" w16cid:durableId="1043287478">
    <w:abstractNumId w:val="8"/>
  </w:num>
  <w:num w:numId="14" w16cid:durableId="1956667657">
    <w:abstractNumId w:val="1"/>
  </w:num>
  <w:num w:numId="15" w16cid:durableId="919142683">
    <w:abstractNumId w:val="5"/>
  </w:num>
  <w:num w:numId="16" w16cid:durableId="32728916">
    <w:abstractNumId w:val="9"/>
  </w:num>
  <w:num w:numId="17" w16cid:durableId="1386947488">
    <w:abstractNumId w:val="7"/>
  </w:num>
  <w:num w:numId="18" w16cid:durableId="19075687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A6A7A"/>
    <w:rsid w:val="000B47B4"/>
    <w:rsid w:val="0010479E"/>
    <w:rsid w:val="00182696"/>
    <w:rsid w:val="00321753"/>
    <w:rsid w:val="0045406A"/>
    <w:rsid w:val="004D3AB4"/>
    <w:rsid w:val="005260E9"/>
    <w:rsid w:val="006B57DE"/>
    <w:rsid w:val="006E3BE8"/>
    <w:rsid w:val="00705F57"/>
    <w:rsid w:val="0073514E"/>
    <w:rsid w:val="00844D39"/>
    <w:rsid w:val="008A6A7A"/>
    <w:rsid w:val="009A7627"/>
    <w:rsid w:val="009D5F5D"/>
    <w:rsid w:val="00A01644"/>
    <w:rsid w:val="00A2640E"/>
    <w:rsid w:val="00A65021"/>
    <w:rsid w:val="00AB14B2"/>
    <w:rsid w:val="00C16938"/>
    <w:rsid w:val="00C64A7F"/>
    <w:rsid w:val="00DD5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8D92E6"/>
  <w15:docId w15:val="{40C37C10-9331-A64C-BCC1-C27A2AE2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character" w:customStyle="1" w:styleId="a4">
    <w:name w:val="批注文字 字符"/>
    <w:basedOn w:val="a0"/>
    <w:link w:val="a3"/>
    <w:uiPriority w:val="99"/>
    <w:semiHidden/>
  </w:style>
  <w:style w:type="character" w:styleId="a5">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exseekRedlineRefs xmlns="urn:lexseek:contract-review-redline:v1" reviewId="3">
  <ref riskId="45" delIds="8" insId="9" paraIdxs="7"/>
  <ref riskId="46" delIds="10" insId="11" paraIdxs="5"/>
  <ref riskId="47" delIds="12" insId="13" paraIdxs="9"/>
  <ref riskId="48" delIds="14" insId="15" paraIdxs="10"/>
  <ref riskId="49" delIds="16" insId="17" paraIdxs="12"/>
  <ref riskId="50" delIds="18" insId="19" paraIdxs="13"/>
  <ref riskId="56" delIds="20" insId="21" paraIdxs="24"/>
  <ref riskId="51" delIds="22" insId="23" paraIdxs="23"/>
  <ref riskId="52" delIds="24" insId="25" paraIdxs="15"/>
  <ref riskId="54" delIds="26" insId="27" paraIdxs="18"/>
  <ref riskId="55" delIds="28" insId="29" paraIdxs="25"/>
  <ref riskId="57" delIds="30" insId="31" paraIdxs="20"/>
  <ref riskId="58" delIds="32" insId="33" paraIdxs="21"/>
  <ref riskId="59" delIds="34" insId="35" paraIdxs="6"/>
  <ref riskId="62" delIds="36" insId="37" paraIdxs="16"/>
  <ref riskId="65" delIds="38" insId="39" paraIdxs="28"/>
  <ref riskId="66" delIds="40" insId="41" paraIdxs="27"/>
</lexseekRedlineRefs>
</file>

<file path=customXml/item2.xml><?xml version="1.0" encoding="utf-8"?>
<lexseekAnnotationRefs xmlns="urn:lexseek:contract-review:v1">
  <ref wId="42" reviewId="3" annotationId="50" rand="xkU66ZtL"/>
  <ref wId="43" reviewId="3" annotationId="57" rand="Xer2Oj1L"/>
  <ref wId="44" reviewId="3" annotationId="58" rand="ftHR7iif"/>
  <ref wId="45" reviewId="3" annotationId="60" rand="FnhiKVsN"/>
  <ref wId="46" reviewId="3" annotationId="61" rand="W7WXYgFn"/>
</lexseekAnnotationRefs>
</file>

<file path=customXml/itemProps1.xml><?xml version="1.0" encoding="utf-8"?>
<ds:datastoreItem xmlns:ds="http://schemas.openxmlformats.org/officeDocument/2006/customXml" ds:itemID="{F2CAD1B6-5ECD-7B4C-84B3-3DA2C7C8D0C7}">
  <ds:schemaRefs>
    <ds:schemaRef ds:uri="urn:lexseek:contract-review-redline:v1"/>
  </ds:schemaRefs>
</ds:datastoreItem>
</file>

<file path=customXml/itemProps2.xml><?xml version="1.0" encoding="utf-8"?>
<ds:datastoreItem xmlns:ds="http://schemas.openxmlformats.org/officeDocument/2006/customXml" ds:itemID="{7FC31F85-A4C9-024B-8294-23512A9A4EF2}">
  <ds:schemaRefs>
    <ds:schemaRef ds:uri="urn:lexseek:contract-review:v1"/>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office7371</cp:lastModifiedBy>
  <cp:revision>15</cp:revision>
  <dcterms:created xsi:type="dcterms:W3CDTF">2026-02-09T03:24:00Z</dcterms:created>
  <dcterms:modified xsi:type="dcterms:W3CDTF">2026-05-16T11:46:00Z</dcterms:modified>
</cp:coreProperties>
</file>